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Base text. </w:t>
      </w:r>
      <w:ins w:id="1" w:author="Generator" w:date="2026-04-23T00:00:00Z">
        <w:r>
          <w:t>inserted addition</w:t>
        </w:r>
      </w:ins>
      <w:del w:id="2" w:author="Generator" w:date="2026-04-23T00:00:00Z">
        <w:r>
          <w:delText>deleted removal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